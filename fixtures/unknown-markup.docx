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vendorExt/data.xml" ContentType="application/vnd.example.docier.vendor+xml"/>
  <Override PartName="/word/vendorExt/orphan.xml" ContentType="application/vnd.example.docier.vendo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s="http://schemas.microsoft.com/office/word/2010/wordprocessingShape" xmlns:v="urn:schemas-microsoft-com:vml" xmlns:o="urn:schemas-microsoft-com:office:office" xmlns:m="http://schemas.openxmlformats.org/officeDocument/2006/math" xmlns:x="http://schemas.example.com/docier/vendor" mc:Ignorable="w14 w15 wps v o m x">
  <w:body>
    <w:p w14:paraId="1A2B3C4D" w14:textId="77777777" w:rsidR="00AB12CD" w:rsidRDefault="00AB12CD">
      <w:pPr>
        <w:pStyle w:val="Normal"/>
      </w:pPr>
      <w:r>
        <w:t xml:space="preserve">Text modelat înaintea markup-ului necunoscut.</w:t>
      </w:r>
    </w:p>
    <w:p>
      <w:bookmarkStart w:id="7" w:name="zona"/>
      <w:smartTag w:uri="urn:schemas-microsoft-com:office:smarttags" w:element="country-region">
        <w:r>
          <w:t>România</w:t>
        </w:r>
        <w:bookmarkEnd w:id="7"/>
      </w:smartTag>
    </w:p>
    <w:customXml w:uri="urn:example:docier:meta" w:element="clause">
      <w:p>
        <w:r>
          <w:t>Clauză transportată din custom XML.</w:t>
        </w:r>
      </w:p>
    </w:customXml>
    <w:p>
      <w:ins w:id="100" w:author="Ion Popescu" w:date="2026-01-15T10:00:00Z">
        <w:r>
          <w:t xml:space="preserve">clauză nouă </w:t>
        </w:r>
      </w:ins>
      <w:del w:id="101" w:author="Maria Ionescu" w:date="2026-01-16T09:30:00Z">
        <w:r>
          <w:delText>clauză veche</w:delText>
        </w:r>
      </w:del>
    </w:p>
    <w:p>
      <w:moveFrom w:id="102" w:author="Ion Popescu" w:date="2026-01-17T08:00:00Z">
        <w:r>
          <w:t>paragraf mutat</w:t>
        </w:r>
      </w:moveFrom>
      <w:moveTo w:id="103" w:author="Ion Popescu" w:date="2026-01-17T08:00:00Z">
        <w:r>
          <w:t>paragraf mutat</w:t>
        </w:r>
      </w:moveTo>
    </w:p>
    <w:p>
      <w:r>
        <mc:AlternateContent>
          <mc:Choice Requires="wps">
            <w:drawing>
              <wp:inline distT="0" distB="0" distL="0" distR="0">
                <wp:extent cx="1828800" cy="457200"/>
                <wp:docPr id="10" name="Text Box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Caseta text în wps</w:t>
                            </w:r>
                          </w:p>
                        </w:txbxContent>
                      </wps:txbx>
                      <wps:bodyPr rot="0" vert="horz"/>
                    </wps:wsp>
                  </a:graphicData>
                </a:graphic>
              </wp:inline>
            </w:drawing>
          </mc:Choice>
          <mc:Fallback>
            <w:pict>
              <v:shape id="caseta1" o:spid="_x0000_s1026" type="#_x0000_t202" style="width:143.4pt;height:35.8pt" filled="f" stroked="f">
                <v:textbox>
                  <w:txbxContent>
                    <w:p>
                      <w:r>
                        <w:t>Caseta text în VML</w:t>
                      </w:r>
                    </w:p>
                  </w:txbxContent>
                </v:textbox>
                <o:lock v:ext="edit" aspectratio="t"/>
              </v:shape>
            </w:pict>
          </mc:Fallback>
        </mc:AlternateContent>
      </w:r>
    </w:p>
    <w:p>
      <w:r>
        <w:pict>
          <v:shape id="imagine1" type="#_x0000_t75" style="width:60pt;height:60pt">
            <v:imagedata r:id="rId2" o:title="Ștampilă"/>
          </v:shape>
        </w:pict>
      </w:r>
    </w:p>
    <m:oMathPara>
      <m:oMath>
        <m:r>
          <m:rPr>
            <m:sty m:val="p"/>
          </m:rPr>
          <m:t>E</m:t>
        </m:r>
        <m:r>
          <m:t>=</m:t>
        </m:r>
        <m:f>
          <m:fPr>
            <m:ctrlPr/>
          </m:fPr>
          <m:num>
            <m:r>
              <m:t>m</m:t>
            </m:r>
          </m:num>
          <m:den>
            <m:r>
              <m:t>c</m:t>
            </m:r>
          </m:den>
        </m:f>
      </m:oMath>
    </m:oMathPara>
    <w:permStart w:id="5" w:edGrp="everyone"/>
    <w:p>
      <w:r>
        <w:t>Zonă editabilă de oricine.</w:t>
      </w:r>
    </w:p>
    <w:permEnd w:id="5"/>
    <w:p>
      <w:r>
        <w:t>Extensie de producător:</w:t>
      </w:r>
    </w:p>
    <x:vendorExtension x:flag="on" x:count="2">
      <x:payload>v1</x:payload>
    </x:vendorExtension>
    <w:sdt>
      <w:sdtPr>
        <w:tag w:val="vendor.block"/>
        <w15:appearance w15:val="hidden"/>
        <w:id w:val="900001"/>
      </w:sdtPr>
      <w:sdtContent>
        <w:p>
          <w:r>
            <w:t>Conținut ascuns</w:t>
          </w:r>
        </w:p>
      </w:sdtContent>
    </w:sdt>
    <w:sectPr>
      <w:pgSz w:w="11906" w:h="16838"/>
      <w:pgMar w:top="1134" w:right="1134" w:bottom="1134" w:left="1701" w:header="708" w:footer="708" w:gutter="0"/>
    </w:sectPr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zoom w:percent="120"/>
  <w:defaultTabStop w:val="708"/>
  <w:characterSpacingControl w:val="doNotCompress"/>
  <w:proofState w:spelling="clean" w:grammar="clean"/>
  <w:compat>
    <w:compatSetting w:name="compatibilityMode" w:uri="http://schemas.microsoft.com/office/word" w:val="15"/>
    <w:compatSetting w:name="overrideTableStyleFontSizeAndJustification" w:uri="http://schemas.microsoft.com/office/word" w:val="1"/>
  </w:compat>
  <w14:docId w14:val="3E1C4F2A"/>
  <w:rsids>
    <w:rsidRoot w:val="00AB12CD"/>
    <w:rsid w:val="00AB12CD"/>
    <w:rsid w:val="00C33A41"/>
  </w:rsids>
  <w:themeFontLang w:val="ro-RO" w:eastAsia="en-US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png"/><Relationship Id="rId3" Type="http://schemas.example.com/relationships/vendorData" Target="vendorExt/data.xml"/></Relationships>
</file>

<file path=word/vendorExt/data.xml><?xml version="1.0" encoding="utf-8"?>
<vendor:data xmlns:vendor="http://schemas.example.com/docier/vendor">
  <vendor:record id="1">
    <vendor:field name="clause">alpha</vendor:field>
    <vendor:field name="value">42</vendor:field>
  </vendor:record>
</vendor:data>
</file>

<file path=word/vendorExt/orphan.xml><?xml version="1.0" encoding="utf-8"?>
<vendor:orphan xmlns:vendor="http://schemas.example.com/docier/vendor">
  <vendor:note>No relationship points here.</vendor:note>
</vendor:orphan>
</file>